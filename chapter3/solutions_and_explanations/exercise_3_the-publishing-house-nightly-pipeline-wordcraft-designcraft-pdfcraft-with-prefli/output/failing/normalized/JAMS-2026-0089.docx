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pStyle w:val="Title"/>
      </w:pPr>
      <w:r>
        <w:t xml:space="preserve">Journal of Applied Materials Science</w:t>
      </w:r>
    </w:p>
    <w:p>
      <w:pPr>
        <w:pStyle w:val="Heading1"/>
      </w:pPr>
      <w:r>
        <w:t xml:space="preserve">1. Introduction</w:t>
      </w:r>
    </w:p>
    <w:p>
      <w:pPr>
        <w:pStyle w:val="BodyText"/>
      </w:pPr>
      <w:r>
        <w:t xml:space="preserve">This manuscript studies layered composites under cyclic loading over twelve months. </w:t>
      </w:r>
    </w:p>
    <w:p>
      <w:pPr>
        <w:pStyle w:val="BodyText"/>
      </w:pPr>
      <w:ins w:id="1" w:author="Author" w:date="2026-10-26T13:27:35Z">
        <w:r>
          <w:t xml:space="preserve">AUTHOR-TRACKED: final approval pending.</w:t>
        </w:r>
      </w:ins>
    </w:p>
    <w:p>
      <w:pPr>
        <w:pStyle w:val="BodyText"/>
      </w:pPr>
      <w:r>
        <w:t xml:space="preserve">PREFLIGHT-TARGET: this sentence is deleted by the editor.</w:t>
      </w:r>
    </w:p>
    <w:p>
      <w:pPr>
        <w:pStyle w:val="Heading1"/>
      </w:pPr>
      <w:r>
        <w:t xml:space="preserve">2. Methods</w:t>
      </w:r>
    </w:p>
    <w:p>
      <w:pPr>
        <w:pStyle w:val="BodyText"/>
      </w:pPr>
      <w:r>
        <w:t xml:space="preserve">Samples were conditioned at 23 C and 50% relative humidity for 48 hours. </w:t>
      </w:r>
    </w:p>
    <w:p>
      <w:pPr>
        <w:pStyle w:val="BodyText"/>
      </w:pPr>
      <w:r>
        <w:t xml:space="preserve">EDITOR-INSERT: methods section approved for production. </w:t>
      </w:r>
    </w:p>
    <w:p>
      <w:pPr>
        <w:pStyle w:val="BodyText"/>
      </w:pP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 w:cs="Aptos"/>
        <w:kern w:val="0"/>
        <w:sz w:val="24"/>
        <w:szCs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 w:cs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 w:cs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 w:cs="Aptos"/>
      <w:i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 w:cs="Aptos"/>
      <w:i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 w:cs="Aptos"/>
      <w:color w:val="595959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 w:cs="Aptos"/>
      <w:i/>
      <w:color w:val="272727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 w:cs="Aptos"/>
      <w:color w:val="272727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 w:cs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  <w:szCs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  <w:style w:type="paragraph" w:styleId="BodyText" w:customStyle="1">
    <w:name w:val="BodyText"/>
    <w:basedOn w:val="Normal"/>
    <w:next w:val="BodyText"/>
    <w:uiPriority w:val="50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51</Words>
  <Paragraphs>9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2</cp:revision>
  <dcterms:created xsi:type="dcterms:W3CDTF">2026-10-26T13:27:35Z</dcterms:created>
  <dcterms:modified xsi:type="dcterms:W3CDTF">2026-10-26T13:27:37Z</dcterms:modified>
</cp:coreProperties>
</file>